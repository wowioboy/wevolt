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77D" w:rsidRDefault="00660B6A" w:rsidP="0091277D">
      <w:pPr>
        <w:pStyle w:val="NormalWeb"/>
        <w:spacing w:line="480" w:lineRule="auto"/>
      </w:pPr>
      <w:ins w:id="0" w:author="Heather Knapp" w:date="2009-10-09T16:08:00Z">
        <w:r>
          <w:t xml:space="preserve">Jason Badower; </w:t>
        </w:r>
      </w:ins>
      <w:r w:rsidR="0091277D">
        <w:t>Graphic storyteller</w:t>
      </w:r>
      <w:ins w:id="1" w:author="Heather Knapp" w:date="2009-10-09T16:06:00Z">
        <w:r>
          <w:t xml:space="preserve"> and </w:t>
        </w:r>
      </w:ins>
      <w:r w:rsidR="00422E6E">
        <w:t>Commander</w:t>
      </w:r>
      <w:ins w:id="2" w:author="Heather Knapp" w:date="2009-10-09T16:06:00Z">
        <w:r>
          <w:t xml:space="preserve"> in Chief of BarkIT</w:t>
        </w:r>
      </w:ins>
      <w:ins w:id="3" w:author="Heather Knapp" w:date="2009-10-09T16:08:00Z">
        <w:r>
          <w:t>,</w:t>
        </w:r>
      </w:ins>
      <w:ins w:id="4" w:author="Heather Knapp" w:date="2009-10-09T16:06:00Z">
        <w:r>
          <w:t xml:space="preserve"> the latest social media</w:t>
        </w:r>
      </w:ins>
      <w:ins w:id="5" w:author="Heather Knapp" w:date="2009-10-09T16:08:00Z">
        <w:r>
          <w:t xml:space="preserve"> platform </w:t>
        </w:r>
      </w:ins>
      <w:ins w:id="6" w:author="Heather Knapp" w:date="2009-10-09T16:06:00Z">
        <w:r>
          <w:t xml:space="preserve">within the </w:t>
        </w:r>
      </w:ins>
      <w:r w:rsidR="00627C21">
        <w:t xml:space="preserve">online </w:t>
      </w:r>
      <w:ins w:id="7" w:author="Heather Knapp" w:date="2009-10-09T16:06:00Z">
        <w:r>
          <w:t>comic realm</w:t>
        </w:r>
      </w:ins>
      <w:ins w:id="8" w:author="Heather Knapp" w:date="2009-10-09T16:08:00Z">
        <w:r>
          <w:t>,</w:t>
        </w:r>
      </w:ins>
      <w:del w:id="9" w:author="Heather Knapp" w:date="2009-10-09T16:07:00Z">
        <w:r w:rsidR="0091277D" w:rsidDel="00660B6A">
          <w:delText xml:space="preserve"> Jason Badower graduated from</w:delText>
        </w:r>
      </w:del>
      <w:ins w:id="10" w:author="Heather Knapp" w:date="2009-10-09T16:09:00Z">
        <w:r w:rsidR="00664F00">
          <w:t xml:space="preserve"> graduated from</w:t>
        </w:r>
      </w:ins>
      <w:r w:rsidR="00627C21">
        <w:t xml:space="preserve"> </w:t>
      </w:r>
      <w:del w:id="11" w:author="Heather Knapp" w:date="2009-10-09T16:09:00Z">
        <w:r w:rsidR="0091277D" w:rsidDel="00664F00">
          <w:delText xml:space="preserve"> </w:delText>
        </w:r>
      </w:del>
      <w:r w:rsidR="0091277D">
        <w:t xml:space="preserve">the University of Melbourne with a </w:t>
      </w:r>
      <w:ins w:id="12" w:author="Heather Knapp" w:date="2009-10-09T16:09:00Z">
        <w:r>
          <w:t xml:space="preserve">degree in </w:t>
        </w:r>
      </w:ins>
      <w:del w:id="13" w:author="Heather Knapp" w:date="2009-10-09T16:09:00Z">
        <w:r w:rsidR="0091277D" w:rsidDel="00660B6A">
          <w:delText>science degree majoring in p</w:delText>
        </w:r>
      </w:del>
      <w:ins w:id="14" w:author="Heather Knapp" w:date="2009-10-09T16:09:00Z">
        <w:r>
          <w:t>P</w:t>
        </w:r>
      </w:ins>
      <w:r w:rsidR="0091277D">
        <w:t xml:space="preserve">sychology </w:t>
      </w:r>
      <w:ins w:id="15" w:author="Heather Knapp" w:date="2009-10-09T16:17:00Z">
        <w:r w:rsidR="00664F00">
          <w:t xml:space="preserve">and </w:t>
        </w:r>
      </w:ins>
      <w:del w:id="16" w:author="Heather Knapp" w:date="2009-10-09T16:09:00Z">
        <w:r w:rsidR="0091277D" w:rsidDel="00660B6A">
          <w:delText>and a diploma in</w:delText>
        </w:r>
      </w:del>
      <w:r w:rsidR="0091277D">
        <w:t xml:space="preserve"> </w:t>
      </w:r>
      <w:del w:id="17" w:author="Heather Knapp" w:date="2009-10-09T16:17:00Z">
        <w:r w:rsidR="0091277D" w:rsidDel="00664F00">
          <w:delText>m</w:delText>
        </w:r>
      </w:del>
      <w:ins w:id="18" w:author="Heather Knapp" w:date="2009-10-09T16:17:00Z">
        <w:r w:rsidR="00664F00">
          <w:t>M</w:t>
        </w:r>
      </w:ins>
      <w:r w:rsidR="0091277D">
        <w:t xml:space="preserve">ultimedia </w:t>
      </w:r>
      <w:del w:id="19" w:author="Heather Knapp" w:date="2009-10-09T16:17:00Z">
        <w:r w:rsidR="0091277D" w:rsidDel="00664F00">
          <w:delText>d</w:delText>
        </w:r>
      </w:del>
      <w:ins w:id="20" w:author="Heather Knapp" w:date="2009-10-09T16:17:00Z">
        <w:r w:rsidR="00664F00">
          <w:t>D</w:t>
        </w:r>
      </w:ins>
      <w:r w:rsidR="0091277D">
        <w:t xml:space="preserve">esign. </w:t>
      </w:r>
      <w:moveFromRangeStart w:id="21" w:author="Heather Knapp" w:date="2009-10-09T16:05:00Z" w:name="move242867677"/>
      <w:moveFrom w:id="22" w:author="Heather Knapp" w:date="2009-10-09T16:05:00Z">
        <w:r w:rsidR="0091277D" w:rsidDel="00660B6A">
          <w:t>A tenure as a lecturer in multimedia design and illustration led to a career as a designer for both web and print. He has done storyboard work for television and movies and illustrated the covers of albums.</w:t>
        </w:r>
      </w:moveFrom>
      <w:moveFromRangeEnd w:id="21"/>
    </w:p>
    <w:p w:rsidR="0091277D" w:rsidDel="00660B6A" w:rsidRDefault="0091277D" w:rsidP="0091277D">
      <w:pPr>
        <w:pStyle w:val="NormalWeb"/>
        <w:spacing w:line="480" w:lineRule="auto"/>
      </w:pPr>
      <w:moveFromRangeStart w:id="23" w:author="Heather Knapp" w:date="2009-10-09T16:04:00Z" w:name="move242867585"/>
      <w:moveFrom w:id="24" w:author="Heather Knapp" w:date="2009-10-09T16:04:00Z">
        <w:r w:rsidDel="00660B6A">
          <w:t>Jason has also been studying martial arts for 20 years and teaching kung fu for fifteen. In 2000 he won the International Heavyweight Karate title and came third in kata - the first athlete to rank in the top three in both divisions under the International Sport Karate Association's rules. A career in stunt acting in both television and movies followed. But he retired from this to pursue his first loves of art and writing.</w:t>
        </w:r>
      </w:moveFrom>
    </w:p>
    <w:moveFromRangeEnd w:id="23"/>
    <w:p w:rsidR="0091277D" w:rsidRDefault="0091277D" w:rsidP="0091277D">
      <w:pPr>
        <w:pStyle w:val="NormalWeb"/>
        <w:spacing w:line="480" w:lineRule="auto"/>
      </w:pPr>
      <w:del w:id="25" w:author="Heather Knapp" w:date="2009-10-09T16:23:00Z">
        <w:r w:rsidDel="00627C21">
          <w:delText>After</w:delText>
        </w:r>
      </w:del>
      <w:ins w:id="26" w:author="Heather Knapp" w:date="2009-10-09T16:24:00Z">
        <w:r w:rsidR="00627C21">
          <w:t xml:space="preserve"> </w:t>
        </w:r>
      </w:ins>
      <w:r w:rsidR="00627C21">
        <w:t>After graduation, Jason worked as a lecturer in Multimedia design and illustration</w:t>
      </w:r>
      <w:r w:rsidR="00422E6E">
        <w:t xml:space="preserve">.  This was short lived, as he realized his first and true loves were writing and illustration.  </w:t>
      </w:r>
      <w:ins w:id="27" w:author="Heather Knapp" w:date="2009-10-09T16:24:00Z">
        <w:r w:rsidR="00627C21">
          <w:t xml:space="preserve">It was after </w:t>
        </w:r>
      </w:ins>
      <w:r>
        <w:t xml:space="preserve">fifteen years in the Australian comic book industry </w:t>
      </w:r>
      <w:r w:rsidR="00627C21">
        <w:t xml:space="preserve">that </w:t>
      </w:r>
      <w:r>
        <w:t>Jason hit the U</w:t>
      </w:r>
      <w:r w:rsidR="00422E6E">
        <w:t>.</w:t>
      </w:r>
      <w:r>
        <w:t>S</w:t>
      </w:r>
      <w:r w:rsidR="00422E6E">
        <w:t>.</w:t>
      </w:r>
      <w:r>
        <w:t xml:space="preserve"> </w:t>
      </w:r>
      <w:ins w:id="28" w:author="Heather Knapp" w:date="2009-10-09T16:24:00Z">
        <w:r w:rsidR="00627C21">
          <w:t xml:space="preserve">scene </w:t>
        </w:r>
      </w:ins>
      <w:r>
        <w:t xml:space="preserve">with </w:t>
      </w:r>
      <w:ins w:id="29" w:author="Heather Knapp" w:date="2009-10-09T16:24:00Z">
        <w:r w:rsidR="00627C21">
          <w:t xml:space="preserve">a </w:t>
        </w:r>
      </w:ins>
      <w:r>
        <w:t xml:space="preserve">splash. Over </w:t>
      </w:r>
      <w:ins w:id="30" w:author="Heather Knapp" w:date="2009-10-09T16:11:00Z">
        <w:r w:rsidR="00664F00">
          <w:t xml:space="preserve">the course of his </w:t>
        </w:r>
      </w:ins>
      <w:r>
        <w:t xml:space="preserve">four seasons of </w:t>
      </w:r>
      <w:ins w:id="31" w:author="Heather Knapp" w:date="2009-10-09T16:12:00Z">
        <w:r w:rsidR="00664F00">
          <w:t xml:space="preserve">illustration for </w:t>
        </w:r>
      </w:ins>
      <w:r>
        <w:t xml:space="preserve">the </w:t>
      </w:r>
      <w:r>
        <w:rPr>
          <w:b/>
          <w:bCs/>
        </w:rPr>
        <w:t>NBC</w:t>
      </w:r>
      <w:r>
        <w:t xml:space="preserve"> </w:t>
      </w:r>
      <w:del w:id="32" w:author="Heather Knapp" w:date="2009-10-09T16:12:00Z">
        <w:r w:rsidDel="00664F00">
          <w:delText>television show</w:delText>
        </w:r>
      </w:del>
      <w:ins w:id="33" w:author="Heather Knapp" w:date="2009-10-09T16:12:00Z">
        <w:r w:rsidR="00664F00">
          <w:t>series</w:t>
        </w:r>
      </w:ins>
      <w:r>
        <w:t>, "HEROES", Jason rose to prominence as the fan favorite</w:t>
      </w:r>
      <w:r w:rsidR="00422E6E">
        <w:t>.</w:t>
      </w:r>
      <w:del w:id="34" w:author="Heather Knapp" w:date="2009-10-09T16:12:00Z">
        <w:r w:rsidDel="00664F00">
          <w:delText xml:space="preserve"> comic book artist.</w:delText>
        </w:r>
      </w:del>
      <w:r>
        <w:t xml:space="preserve"> </w:t>
      </w:r>
      <w:r w:rsidR="00422E6E">
        <w:t xml:space="preserve"> </w:t>
      </w:r>
      <w:r>
        <w:t xml:space="preserve">His cinematic style led to </w:t>
      </w:r>
      <w:ins w:id="35" w:author="Heather Knapp" w:date="2009-10-09T16:12:00Z">
        <w:r w:rsidR="00664F00">
          <w:t xml:space="preserve">work </w:t>
        </w:r>
      </w:ins>
      <w:r>
        <w:t xml:space="preserve">illustrating the "TRUE BLOOD" comic for </w:t>
      </w:r>
      <w:r>
        <w:rPr>
          <w:b/>
          <w:bCs/>
        </w:rPr>
        <w:t>HBO</w:t>
      </w:r>
      <w:r>
        <w:t xml:space="preserve"> as well as a personal </w:t>
      </w:r>
      <w:r w:rsidR="00422E6E">
        <w:t>commission by the show’s creator,</w:t>
      </w:r>
      <w:r>
        <w:t xml:space="preserve"> Alan Ball. </w:t>
      </w:r>
      <w:r w:rsidR="00627C21">
        <w:t xml:space="preserve"> “</w:t>
      </w:r>
      <w:ins w:id="36" w:author="Heather Knapp" w:date="2009-10-09T16:13:00Z">
        <w:r w:rsidR="00664F00">
          <w:t xml:space="preserve">CASTLE," </w:t>
        </w:r>
      </w:ins>
      <w:del w:id="37" w:author="Heather Knapp" w:date="2009-10-09T16:13:00Z">
        <w:r w:rsidDel="00664F00">
          <w:delText xml:space="preserve">The dark and witty </w:delText>
        </w:r>
      </w:del>
      <w:r>
        <w:rPr>
          <w:b/>
          <w:bCs/>
        </w:rPr>
        <w:t>ABC</w:t>
      </w:r>
      <w:ins w:id="38" w:author="Heather Knapp" w:date="2009-10-09T16:13:00Z">
        <w:r w:rsidR="00664F00">
          <w:rPr>
            <w:b/>
            <w:bCs/>
          </w:rPr>
          <w:t xml:space="preserve">’s </w:t>
        </w:r>
        <w:r w:rsidR="00664F00" w:rsidRPr="00E73C46">
          <w:rPr>
            <w:bCs/>
          </w:rPr>
          <w:t>dark</w:t>
        </w:r>
      </w:ins>
      <w:ins w:id="39" w:author="Heather Knapp" w:date="2009-10-09T16:14:00Z">
        <w:r w:rsidR="00664F00">
          <w:t xml:space="preserve"> comedy about a detective agency</w:t>
        </w:r>
      </w:ins>
      <w:r w:rsidR="00627C21">
        <w:t>,</w:t>
      </w:r>
      <w:del w:id="40" w:author="Heather Knapp" w:date="2009-10-09T16:14:00Z">
        <w:r w:rsidDel="00664F00">
          <w:delText xml:space="preserve"> detective show</w:delText>
        </w:r>
      </w:del>
      <w:r>
        <w:t xml:space="preserve"> </w:t>
      </w:r>
      <w:del w:id="41" w:author="Heather Knapp" w:date="2009-10-09T16:12:00Z">
        <w:r w:rsidDel="00664F00">
          <w:delText>called</w:delText>
        </w:r>
      </w:del>
      <w:del w:id="42" w:author="Heather Knapp" w:date="2009-10-09T16:13:00Z">
        <w:r w:rsidDel="00664F00">
          <w:delText xml:space="preserve">"CASTLE" </w:delText>
        </w:r>
      </w:del>
      <w:r>
        <w:t>commissioned Jas</w:t>
      </w:r>
      <w:r w:rsidR="00422E6E">
        <w:t>on to draw the graphic novel as well as</w:t>
      </w:r>
      <w:r>
        <w:t xml:space="preserve"> </w:t>
      </w:r>
      <w:ins w:id="43" w:author="Heather Knapp" w:date="2009-10-09T16:14:00Z">
        <w:r w:rsidR="00664F00">
          <w:t xml:space="preserve">do </w:t>
        </w:r>
      </w:ins>
      <w:r>
        <w:t>artwork</w:t>
      </w:r>
      <w:del w:id="44" w:author="Heather Knapp" w:date="2009-10-09T16:14:00Z">
        <w:r w:rsidDel="00664F00">
          <w:delText xml:space="preserve"> of a murdered comic book artist on</w:delText>
        </w:r>
      </w:del>
      <w:ins w:id="45" w:author="Heather Knapp" w:date="2009-10-09T16:15:00Z">
        <w:r w:rsidR="00664F00">
          <w:t xml:space="preserve"> </w:t>
        </w:r>
      </w:ins>
      <w:ins w:id="46" w:author="Heather Knapp" w:date="2009-10-09T16:14:00Z">
        <w:r w:rsidR="00664F00">
          <w:t>for</w:t>
        </w:r>
      </w:ins>
      <w:r>
        <w:t xml:space="preserve"> the show</w:t>
      </w:r>
      <w:ins w:id="47" w:author="Heather Knapp" w:date="2009-10-09T16:15:00Z">
        <w:r w:rsidR="00664F00">
          <w:t xml:space="preserve"> itself</w:t>
        </w:r>
      </w:ins>
      <w:r>
        <w:t xml:space="preserve">. His work can be seen on season two, episode six. </w:t>
      </w:r>
      <w:r w:rsidR="00422E6E">
        <w:t xml:space="preserve"> </w:t>
      </w:r>
      <w:r>
        <w:t xml:space="preserve">He </w:t>
      </w:r>
      <w:del w:id="48" w:author="Heather Knapp" w:date="2009-10-09T16:15:00Z">
        <w:r w:rsidDel="00664F00">
          <w:delText>just</w:delText>
        </w:r>
      </w:del>
      <w:ins w:id="49" w:author="Heather Knapp" w:date="2009-10-09T16:15:00Z">
        <w:r w:rsidR="00664F00">
          <w:t xml:space="preserve"> recently</w:t>
        </w:r>
      </w:ins>
      <w:r>
        <w:t xml:space="preserve"> finished the four issue graphic novel for the upcoming </w:t>
      </w:r>
      <w:r>
        <w:rPr>
          <w:b/>
          <w:bCs/>
        </w:rPr>
        <w:t>FOX</w:t>
      </w:r>
      <w:r>
        <w:t xml:space="preserve"> revival of "BIG TROUBLE IN LITTLE CHINA" as well as artwork for </w:t>
      </w:r>
      <w:r>
        <w:rPr>
          <w:b/>
          <w:bCs/>
        </w:rPr>
        <w:t>Paramount</w:t>
      </w:r>
      <w:r>
        <w:t xml:space="preserve"> on their GI JOE Facebook application.</w:t>
      </w:r>
    </w:p>
    <w:p w:rsidR="0091277D" w:rsidRPr="0088160D" w:rsidRDefault="0091277D" w:rsidP="0091277D">
      <w:pPr>
        <w:pStyle w:val="NormalWeb"/>
        <w:spacing w:line="480" w:lineRule="auto"/>
        <w:rPr>
          <w:ins w:id="50" w:author="Heather Knapp" w:date="2009-10-09T16:04:00Z"/>
          <w:b/>
          <w:color w:val="FF0000"/>
          <w:u w:val="single"/>
        </w:rPr>
      </w:pPr>
      <w:r>
        <w:t>In addition to being Commander in Chief of BarkIT</w:t>
      </w:r>
      <w:r w:rsidR="00627C21">
        <w:t>,</w:t>
      </w:r>
      <w:r>
        <w:t xml:space="preserve"> he is currently writing and drawing the six issue epic action adventure graphic novel, "ORBIT" for flexchampion.com and the love story "TWO WORDS" for the</w:t>
      </w:r>
      <w:r w:rsidR="00E73C46">
        <w:t xml:space="preserve"> independent</w:t>
      </w:r>
      <w:r>
        <w:t xml:space="preserve"> anthology "Less Than Three</w:t>
      </w:r>
      <w:r w:rsidRPr="0088160D">
        <w:t>".</w:t>
      </w:r>
      <w:r w:rsidR="00E73C46">
        <w:t xml:space="preserve"> </w:t>
      </w:r>
    </w:p>
    <w:p w:rsidR="00660B6A" w:rsidRDefault="00422E6E" w:rsidP="00660B6A">
      <w:pPr>
        <w:pStyle w:val="NormalWeb"/>
        <w:spacing w:line="480" w:lineRule="auto"/>
      </w:pPr>
      <w:r>
        <w:t xml:space="preserve">In addition to brains, Badower also brings braun to the table, </w:t>
      </w:r>
      <w:moveToRangeStart w:id="51" w:author="Heather Knapp" w:date="2009-10-09T16:05:00Z" w:name="move242867677"/>
      <w:moveTo w:id="52" w:author="Heather Knapp" w:date="2009-10-09T16:05:00Z">
        <w:del w:id="53" w:author="Heather Knapp" w:date="2009-10-09T16:16:00Z">
          <w:r w:rsidR="00660B6A" w:rsidDel="00664F00">
            <w:delText>A tenure as a lecturer in multimedia design and illustration led to a career as a designer for both web and print. He has done storyboard work for television and movies and illustrated the covers of albums.</w:delText>
          </w:r>
        </w:del>
      </w:moveTo>
      <w:moveToRangeEnd w:id="51"/>
      <w:r>
        <w:t>as he has</w:t>
      </w:r>
      <w:moveToRangeStart w:id="54" w:author="Heather Knapp" w:date="2009-10-09T16:04:00Z" w:name="move242867585"/>
      <w:moveTo w:id="55" w:author="Heather Knapp" w:date="2009-10-09T16:04:00Z">
        <w:r w:rsidR="00660B6A">
          <w:t xml:space="preserve"> been studying martial arts for 20 years and teaching kung fu for fifteen. In 2000 he won the International Heavyweight Karate title and came third in kata - the first athlete to rank in the top three in both divisions under the International Sport Karate Association's rules.</w:t>
        </w:r>
      </w:moveTo>
      <w:r>
        <w:t xml:space="preserve">  Jason worked for a time in stunt acting for film and television.  </w:t>
      </w:r>
    </w:p>
    <w:moveToRangeEnd w:id="54"/>
    <w:p w:rsidR="00660B6A" w:rsidRDefault="00660B6A" w:rsidP="0091277D">
      <w:pPr>
        <w:pStyle w:val="NormalWeb"/>
        <w:spacing w:line="480" w:lineRule="auto"/>
      </w:pPr>
    </w:p>
    <w:p w:rsidR="0091277D" w:rsidRDefault="0091277D" w:rsidP="0091277D">
      <w:pPr>
        <w:pStyle w:val="NormalWeb"/>
        <w:spacing w:line="480" w:lineRule="auto"/>
      </w:pPr>
      <w:r>
        <w:lastRenderedPageBreak/>
        <w:t> </w:t>
      </w:r>
    </w:p>
    <w:p w:rsidR="00194082" w:rsidRDefault="00E73C46" w:rsidP="0091277D">
      <w:pPr>
        <w:spacing w:line="480" w:lineRule="auto"/>
      </w:pPr>
    </w:p>
    <w:sectPr w:rsidR="00194082" w:rsidSect="006A1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characterSpacingControl w:val="doNotCompress"/>
  <w:compat/>
  <w:rsids>
    <w:rsidRoot w:val="0091277D"/>
    <w:rsid w:val="0007349E"/>
    <w:rsid w:val="00264457"/>
    <w:rsid w:val="00422E6E"/>
    <w:rsid w:val="00627C21"/>
    <w:rsid w:val="00660B6A"/>
    <w:rsid w:val="00664F00"/>
    <w:rsid w:val="006A14C3"/>
    <w:rsid w:val="0088160D"/>
    <w:rsid w:val="0091277D"/>
    <w:rsid w:val="00E73C46"/>
    <w:rsid w:val="00FE07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B6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627C2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66396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A9C45-2488-4C32-8671-FAC34FB4F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Knapp</dc:creator>
  <cp:lastModifiedBy>jasonbadower</cp:lastModifiedBy>
  <cp:revision>2</cp:revision>
  <dcterms:created xsi:type="dcterms:W3CDTF">2009-10-09T22:26:00Z</dcterms:created>
  <dcterms:modified xsi:type="dcterms:W3CDTF">2009-10-09T22:26:00Z</dcterms:modified>
</cp:coreProperties>
</file>